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comments.xml" ContentType="application/vnd.openxmlformats-officedocument.wordprocessingml.comments+xml"/>
  <Override PartName="/word/media/image2.jpe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FCA6" w14:textId="01DCDF8A" w:rsidR="0081274C" w:rsidRDefault="0081274C" w:rsidP="0081274C">
      <w:pPr>
        <w:pStyle w:val="Title"/>
      </w:pPr>
      <w:r>
        <w:t>The Rutba Office showcase</w:t>
      </w:r>
    </w:p>
    <w:p w14:paraId="527F08EF" w14:textId="6E86888C" w:rsidR="0081274C" w:rsidRDefault="0081274C" w:rsidP="0081274C">
      <w:pPr>
        <w:pStyle w:val="Subtitle"/>
      </w:pPr>
      <w:r>
        <w:t>A document with one of everything, written by Word on 2026-09-10 01:45</w:t>
      </w:r>
    </w:p>
    <w:p w14:paraId="0F795F30" w14:textId="3E457D6B" w:rsidR="0081274C" w:rsidRDefault="0081274C" w:rsidP="0081274C">
      <w:r>
        <w:rPr>
          <w:b/>
        </w:rPr>
        <w:t>Contents</w:t>
      </w:r>
    </w:p>
    <w:bookmarkStart w:id="0" w:name="TOCHere"/>
    <w:bookmarkEnd w:id="0"/>
    <w:p w14:paraId="73BE10E4" w14:textId="3D7BBAB6" w:rsidR="0081274C" w:rsidRDefault="0081274C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Text and its formatting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D9ADFFB" w14:textId="53E3DE02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8F826B" w14:textId="1F42727E" w:rsidR="0081274C" w:rsidRDefault="0081274C">
      <w:pPr>
        <w:pStyle w:val="TOC2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Bulleted, three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8AFB5E" w14:textId="51CE74B3" w:rsidR="0081274C" w:rsidRDefault="0081274C">
      <w:pPr>
        <w:pStyle w:val="TOC2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Numbered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BDA1D57" w14:textId="0F8BFE6F" w:rsidR="0081274C" w:rsidRDefault="0081274C">
      <w:pPr>
        <w:pStyle w:val="TOC2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Outline numbered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9A4646E" w14:textId="6365BC2C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A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2AD90EC" w14:textId="44019C06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A picture, a chart and shapes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9D9A16" w14:textId="736348D4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Notes, comments and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2CE448" w14:textId="3D648713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An equation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93E7108" w14:textId="66107427" w:rsidR="0081274C" w:rsidRDefault="0081274C">
      <w:pPr>
        <w:pStyle w:val="TOC1"/>
        <w:tabs>
          <w:tab w:val="right" w:leader="dot" w:pos="9016"/>
        </w:tabs>
        <w:rPr>
          <w:noProof/>
        </w:rPr>
      </w:pPr>
      <w:r w:rsidRPr="00830244">
        <w:rPr>
          <w:noProof/>
          <w:highlight w:val="yellow"/>
        </w:rPr>
        <w:t>A landscape section in two columns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2919C39" w14:textId="3B82EF56" w:rsidR="0081274C" w:rsidRDefault="0081274C" w:rsidP="0081274C">
      <w:r>
        <w:fldChar w:fldCharType="end"/>
      </w:r>
    </w:p>
    <w:p w14:paraId="345EBDA4" w14:textId="319E02CA" w:rsidR="0081274C" w:rsidRDefault="0081274C" w:rsidP="0081274C">
      <w:pPr>
        <w:pStyle w:val="Heading1"/>
      </w:pPr>
      <w:bookmarkStart w:id="1" w:name="_Toc239897233"/>
      <w:r>
        <w:t>Text and its formatting</w:t>
      </w:r>
      <w:bookmarkEnd w:id="1"/>
    </w:p>
    <w:p w14:paraId="7645C687" w14:textId="074A0549" w:rsidR="0081274C" w:rsidRDefault="0081274C" w:rsidP="0081274C">
      <w:pPr>
        <w:rPr>
          <w:rFonts w:ascii="Calibri" w:hAnsi="Calibri"/>
          <w:sz w:val="22"/>
        </w:rPr>
      </w:pPr>
      <w:r>
        <w:t xml:space="preserve">This paragraph mixes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</w:t>
      </w:r>
      <w:r>
        <w:t xml:space="preserve">, </w:t>
      </w:r>
      <w:r>
        <w:rPr>
          <w:color w:val="C00000"/>
        </w:rPr>
        <w:t>red</w:t>
      </w:r>
      <w:r>
        <w:t xml:space="preserve">, highlighted, </w:t>
      </w:r>
      <w:r>
        <w:rPr>
          <w:vertAlign w:val="superscript"/>
        </w:rPr>
        <w:t>super</w:t>
      </w:r>
      <w:r>
        <w:t xml:space="preserve"> and </w:t>
      </w:r>
      <w:r>
        <w:rPr>
          <w:vertAlign w:val="subscript"/>
        </w:rPr>
        <w:t>sub</w:t>
      </w:r>
      <w:r>
        <w:t xml:space="preserve">, </w:t>
      </w:r>
      <w:r>
        <w:rPr>
          <w:smallCaps/>
        </w:rPr>
        <w:t>small caps</w:t>
      </w:r>
      <w:r>
        <w:t xml:space="preserve">, </w:t>
      </w:r>
      <w:r>
        <w:rPr>
          <w:rFonts w:ascii="Georgia" w:hAnsi="Georgia"/>
          <w:sz w:val="32"/>
        </w:rPr>
        <w:t>Georgia at 16</w:t>
      </w:r>
      <w:r>
        <w:rPr>
          <w:rFonts w:ascii="Calibri" w:hAnsi="Calibri"/>
          <w:sz w:val="22"/>
        </w:rPr>
        <w:t xml:space="preserve">, and a </w:t>
      </w:r>
      <w:r>
        <w:rPr>
          <w:rFonts w:ascii="Calibri" w:hAnsi="Calibri"/>
          <w:spacing w:val="60"/>
          <w:sz w:val="22"/>
        </w:rPr>
        <w:t>spaced</w:t>
      </w:r>
      <w:r>
        <w:rPr>
          <w:rFonts w:ascii="Calibri" w:hAnsi="Calibri"/>
          <w:sz w:val="22"/>
        </w:rPr>
        <w:t xml:space="preserve"> run. Symbols: © ® ™ € £ ¥ → ← ↔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/>
          <w:sz w:val="22"/>
        </w:rPr>
        <w:t xml:space="preserve"> </w:t>
      </w:r>
      <w:r>
        <w:rPr>
          <w:rFonts w:ascii="Segoe UI Symbol" w:hAnsi="Segoe UI Symbol" w:cs="Segoe UI Symbol"/>
          <w:sz w:val="22"/>
        </w:rPr>
        <w:t>★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½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¾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∑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∞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≠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≤</w:t>
      </w:r>
      <w:r>
        <w:rPr>
          <w:rFonts w:ascii="Calibri" w:hAnsi="Calibri"/>
          <w:sz w:val="22"/>
        </w:rPr>
        <w:t xml:space="preserve">. Non-Latin: </w:t>
      </w:r>
      <w:r>
        <w:rPr>
          <w:rFonts w:ascii="MS Gothic" w:eastAsia="MS Gothic" w:hAnsi="MS Gothic" w:cs="MS Gothic" w:hint="eastAsia"/>
          <w:sz w:val="22"/>
        </w:rPr>
        <w:t>日本語のテキスト</w:t>
      </w:r>
      <w:r>
        <w:rPr>
          <w:rFonts w:ascii="Calibri" w:hAnsi="Calibri"/>
          <w:sz w:val="22"/>
        </w:rPr>
        <w:t xml:space="preserve">, </w:t>
      </w:r>
      <w:r>
        <w:rPr>
          <w:rFonts w:ascii="Microsoft JhengHei" w:eastAsia="Microsoft JhengHei" w:hAnsi="Microsoft JhengHei" w:cs="Microsoft JhengHei" w:hint="eastAsia"/>
          <w:sz w:val="22"/>
        </w:rPr>
        <w:t>简体中文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cs"/>
          <w:sz w:val="22"/>
          <w:rtl/>
        </w:rPr>
        <w:t>العربية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من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اليمين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إلى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اليسار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eastAsia"/>
          <w:sz w:val="22"/>
        </w:rPr>
        <w:t>Ελληνικά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eastAsia"/>
          <w:sz w:val="22"/>
        </w:rPr>
        <w:t>кириллица</w:t>
      </w:r>
      <w:r>
        <w:rPr>
          <w:rFonts w:ascii="Calibri" w:hAnsi="Calibri"/>
          <w:sz w:val="22"/>
        </w:rPr>
        <w:t>.</w:t>
      </w:r>
    </w:p>
    <w:p w14:paraId="11930C3D" w14:textId="514940F9" w:rsidR="0081274C" w:rsidRDefault="0081274C" w:rsidP="0081274C">
      <w:pPr>
        <w:pBdr>
          <w:top w:val="single" w:sz="4" w:space="0" w:color="auto"/>
          <w:bottom w:val="single" w:sz="4" w:space="0" w:color="auto"/>
        </w:pBdr>
        <w:shd w:val="clear" w:color="auto" w:fill="E2EFDA"/>
        <w:spacing w:before="120" w:after="120" w:line="360" w:lineRule="auto"/>
        <w:ind w:left="720" w:right="720"/>
        <w:jc w:val="both"/>
        <w:rPr>
          <w:rFonts w:ascii="Calibri" w:hAnsi="Calibri"/>
          <w:sz w:val="22"/>
          <w:highlight w:val="yellow"/>
        </w:rPr>
      </w:pPr>
      <w:r>
        <w:rPr>
          <w:rFonts w:ascii="Calibri" w:hAnsi="Calibri"/>
          <w:sz w:val="22"/>
          <w:highlight w:val="yellow"/>
        </w:rPr>
        <w:t>A justified, indented paragraph with shading and a border above and below, one and a half spaced. It runs on long enough to wrap onto more than one line so that the justification and the indents can be seen for what they are.</w:t>
      </w:r>
    </w:p>
    <w:p w14:paraId="16000F65" w14:textId="1B5B59E2" w:rsidR="0081274C" w:rsidRDefault="0081274C" w:rsidP="0081274C">
      <w:pPr>
        <w:pStyle w:val="Heading1"/>
        <w:rPr>
          <w:highlight w:val="yellow"/>
        </w:rPr>
      </w:pPr>
      <w:bookmarkStart w:id="2" w:name="_Toc239897234"/>
      <w:r>
        <w:rPr>
          <w:highlight w:val="yellow"/>
        </w:rPr>
        <w:t>Lists</w:t>
      </w:r>
      <w:bookmarkEnd w:id="2"/>
    </w:p>
    <w:p w14:paraId="3663748D" w14:textId="207B1B18" w:rsidR="0081274C" w:rsidRDefault="0081274C" w:rsidP="0081274C">
      <w:pPr>
        <w:pStyle w:val="Heading2"/>
        <w:rPr>
          <w:highlight w:val="yellow"/>
        </w:rPr>
      </w:pPr>
      <w:bookmarkStart w:id="3" w:name="_Toc239897235"/>
      <w:r>
        <w:rPr>
          <w:highlight w:val="yellow"/>
        </w:rPr>
        <w:t>Bulleted, three levels</w:t>
      </w:r>
      <w:bookmarkEnd w:id="3"/>
    </w:p>
    <w:p w14:paraId="64CAD43B" w14:textId="5B6B8455" w:rsidR="0081274C" w:rsidRDefault="0081274C" w:rsidP="0081274C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First point</w:t>
      </w:r>
    </w:p>
    <w:p w14:paraId="6406A178" w14:textId="6D6D7113" w:rsidR="0081274C" w:rsidRDefault="0081274C" w:rsidP="0081274C">
      <w:pPr>
        <w:pStyle w:val="ListParagraph"/>
        <w:numPr>
          <w:ilvl w:val="0"/>
          <w:numId w:val="1"/>
        </w:numPr>
        <w:ind w:left="1080"/>
        <w:rPr>
          <w:highlight w:val="yellow"/>
        </w:rPr>
      </w:pPr>
      <w:r>
        <w:rPr>
          <w:highlight w:val="yellow"/>
        </w:rPr>
        <w:t>A sub-point</w:t>
      </w:r>
    </w:p>
    <w:p w14:paraId="50D66662" w14:textId="4C229292" w:rsidR="0081274C" w:rsidRDefault="0081274C" w:rsidP="0081274C">
      <w:pPr>
        <w:pStyle w:val="ListParagraph"/>
        <w:numPr>
          <w:ilvl w:val="0"/>
          <w:numId w:val="1"/>
        </w:numPr>
        <w:ind w:left="1440"/>
        <w:rPr>
          <w:highlight w:val="yellow"/>
        </w:rPr>
      </w:pPr>
      <w:r>
        <w:rPr>
          <w:highlight w:val="yellow"/>
        </w:rPr>
        <w:t>A sub-sub-point</w:t>
      </w:r>
    </w:p>
    <w:p w14:paraId="5939FEB4" w14:textId="20ED1BA1" w:rsidR="0081274C" w:rsidRDefault="0081274C" w:rsidP="0081274C">
      <w:pPr>
        <w:pStyle w:val="ListParagraph"/>
        <w:numPr>
          <w:ilvl w:val="0"/>
          <w:numId w:val="1"/>
        </w:numPr>
        <w:ind w:left="360"/>
        <w:rPr>
          <w:highlight w:val="yellow"/>
        </w:rPr>
      </w:pPr>
      <w:r>
        <w:rPr>
          <w:highlight w:val="yellow"/>
        </w:rPr>
        <w:t>Second point</w:t>
      </w:r>
    </w:p>
    <w:p w14:paraId="7E7027B2" w14:textId="2C0E8882" w:rsidR="0081274C" w:rsidRDefault="0081274C" w:rsidP="0081274C">
      <w:pPr>
        <w:pStyle w:val="Heading2"/>
        <w:rPr>
          <w:highlight w:val="yellow"/>
        </w:rPr>
      </w:pPr>
      <w:bookmarkStart w:id="4" w:name="_Toc239897236"/>
      <w:r>
        <w:rPr>
          <w:highlight w:val="yellow"/>
        </w:rPr>
        <w:lastRenderedPageBreak/>
        <w:t>Numbered</w:t>
      </w:r>
      <w:bookmarkEnd w:id="4"/>
    </w:p>
    <w:p w14:paraId="0A379E21" w14:textId="4FD34400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Open the file</w:t>
      </w:r>
    </w:p>
    <w:p w14:paraId="3CC598E0" w14:textId="0386AA69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Change something</w:t>
      </w:r>
    </w:p>
    <w:p w14:paraId="347B0390" w14:textId="6E447723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Save it back</w:t>
      </w:r>
    </w:p>
    <w:p w14:paraId="0D988A05" w14:textId="3A3F6169" w:rsidR="0081274C" w:rsidRDefault="0081274C" w:rsidP="0081274C">
      <w:pPr>
        <w:pStyle w:val="Heading2"/>
        <w:rPr>
          <w:highlight w:val="yellow"/>
        </w:rPr>
      </w:pPr>
      <w:bookmarkStart w:id="5" w:name="_Toc239897237"/>
      <w:r>
        <w:rPr>
          <w:highlight w:val="yellow"/>
        </w:rPr>
        <w:t>Outline numbered</w:t>
      </w:r>
      <w:bookmarkEnd w:id="5"/>
    </w:p>
    <w:p w14:paraId="192F726B" w14:textId="20CD7853" w:rsidR="0081274C" w:rsidRDefault="0081274C" w:rsidP="0081274C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Chapter</w:t>
      </w:r>
    </w:p>
    <w:p w14:paraId="2C100262" w14:textId="7D382D42" w:rsidR="0081274C" w:rsidRDefault="0081274C" w:rsidP="0081274C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highlight w:val="yellow"/>
        </w:rPr>
        <w:t>Section</w:t>
      </w:r>
    </w:p>
    <w:p w14:paraId="35B07E1C" w14:textId="4EE2D89B" w:rsidR="0081274C" w:rsidRDefault="0081274C" w:rsidP="0081274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>Clause</w:t>
      </w:r>
    </w:p>
    <w:p w14:paraId="62690E9B" w14:textId="455D1E8C" w:rsidR="0081274C" w:rsidRDefault="0081274C" w:rsidP="0081274C">
      <w:pPr>
        <w:pStyle w:val="Heading1"/>
        <w:rPr>
          <w:highlight w:val="yellow"/>
        </w:rPr>
      </w:pPr>
      <w:bookmarkStart w:id="6" w:name="_Toc239897238"/>
      <w:r>
        <w:rPr>
          <w:highlight w:val="yellow"/>
        </w:rPr>
        <w:t>A table</w:t>
      </w:r>
      <w:bookmarkEnd w:id="6"/>
    </w:p>
    <w:tbl>
      <w:tblPr>
        <w:tblStyle w:val="GridTable4-Accent1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1274C" w14:paraId="4C3CEFFE" w14:textId="77777777" w:rsidTr="0081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CC79402" w14:textId="59585EF2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Region</w:t>
            </w:r>
          </w:p>
        </w:tc>
        <w:tc>
          <w:tcPr>
            <w:tcW w:w="2256" w:type="dxa"/>
          </w:tcPr>
          <w:p w14:paraId="6F85FF18" w14:textId="2E3F4FD1" w:rsidR="0081274C" w:rsidRDefault="0081274C" w:rsidP="008127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Q1</w:t>
            </w:r>
          </w:p>
        </w:tc>
        <w:tc>
          <w:tcPr>
            <w:tcW w:w="2257" w:type="dxa"/>
          </w:tcPr>
          <w:p w14:paraId="02982AEB" w14:textId="4DE5DFF7" w:rsidR="0081274C" w:rsidRDefault="0081274C" w:rsidP="008127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Q2</w:t>
            </w:r>
          </w:p>
        </w:tc>
        <w:tc>
          <w:tcPr>
            <w:tcW w:w="2257" w:type="dxa"/>
          </w:tcPr>
          <w:p w14:paraId="22B31BC4" w14:textId="06CDD4CF" w:rsidR="0081274C" w:rsidRDefault="0081274C" w:rsidP="008127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Total</w:t>
            </w:r>
          </w:p>
        </w:tc>
      </w:tr>
      <w:tr w:rsidR="0081274C" w14:paraId="30E6DC81" w14:textId="77777777" w:rsidTr="0081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8CFC02F" w14:textId="2169C704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North</w:t>
            </w:r>
          </w:p>
        </w:tc>
        <w:tc>
          <w:tcPr>
            <w:tcW w:w="2256" w:type="dxa"/>
          </w:tcPr>
          <w:p w14:paraId="350CADE8" w14:textId="7204B8AB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1200</w:t>
            </w:r>
          </w:p>
        </w:tc>
        <w:tc>
          <w:tcPr>
            <w:tcW w:w="2257" w:type="dxa"/>
          </w:tcPr>
          <w:p w14:paraId="42786729" w14:textId="3A2D7E9E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1350</w:t>
            </w:r>
          </w:p>
        </w:tc>
        <w:tc>
          <w:tcPr>
            <w:tcW w:w="2257" w:type="dxa"/>
          </w:tcPr>
          <w:p w14:paraId="201A6D7B" w14:textId="7E5F4F08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2550</w:t>
            </w:r>
          </w:p>
        </w:tc>
      </w:tr>
      <w:tr w:rsidR="0081274C" w14:paraId="0D09A355" w14:textId="77777777" w:rsidTr="0081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3A60C05" w14:textId="2967EBBB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South</w:t>
            </w:r>
          </w:p>
        </w:tc>
        <w:tc>
          <w:tcPr>
            <w:tcW w:w="2256" w:type="dxa"/>
          </w:tcPr>
          <w:p w14:paraId="3427D669" w14:textId="12CB284C" w:rsidR="0081274C" w:rsidRDefault="0081274C" w:rsidP="008127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980</w:t>
            </w:r>
          </w:p>
        </w:tc>
        <w:tc>
          <w:tcPr>
            <w:tcW w:w="2257" w:type="dxa"/>
          </w:tcPr>
          <w:p w14:paraId="775955A1" w14:textId="16D5AA67" w:rsidR="0081274C" w:rsidRDefault="0081274C" w:rsidP="008127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1120</w:t>
            </w:r>
          </w:p>
        </w:tc>
        <w:tc>
          <w:tcPr>
            <w:tcW w:w="2257" w:type="dxa"/>
          </w:tcPr>
          <w:p w14:paraId="3936F960" w14:textId="1DF6ED23" w:rsidR="0081274C" w:rsidRDefault="0081274C" w:rsidP="008127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2100</w:t>
            </w:r>
          </w:p>
        </w:tc>
      </w:tr>
      <w:tr w:rsidR="0081274C" w14:paraId="0287B164" w14:textId="77777777" w:rsidTr="0081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5CBA3FC" w14:textId="24F428A4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East</w:t>
            </w:r>
          </w:p>
        </w:tc>
        <w:tc>
          <w:tcPr>
            <w:tcW w:w="2256" w:type="dxa"/>
          </w:tcPr>
          <w:p w14:paraId="305EC58D" w14:textId="45C7D5A6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1430</w:t>
            </w:r>
          </w:p>
        </w:tc>
        <w:tc>
          <w:tcPr>
            <w:tcW w:w="2257" w:type="dxa"/>
          </w:tcPr>
          <w:p w14:paraId="3ECD853E" w14:textId="1E5C1261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1510</w:t>
            </w:r>
          </w:p>
        </w:tc>
        <w:tc>
          <w:tcPr>
            <w:tcW w:w="2257" w:type="dxa"/>
            <w:tcBorders>
              <w:bottom w:val="single" w:sz="4" w:space="0" w:color="45B0E1" w:themeColor="accent1" w:themeTint="99"/>
            </w:tcBorders>
          </w:tcPr>
          <w:p w14:paraId="6D7D7F40" w14:textId="4D39DB3E" w:rsidR="0081274C" w:rsidRDefault="0081274C" w:rsidP="00812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2940</w:t>
            </w:r>
          </w:p>
        </w:tc>
      </w:tr>
      <w:tr w:rsidR="0081274C" w14:paraId="2425CDE4" w14:textId="77777777" w:rsidTr="0081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9" w:type="dxa"/>
            <w:gridSpan w:val="3"/>
          </w:tcPr>
          <w:p w14:paraId="5795821D" w14:textId="5B7BAAC6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All regions</w:t>
            </w:r>
          </w:p>
        </w:tc>
        <w:tc>
          <w:tcPr>
            <w:tcW w:w="2257" w:type="dxa"/>
            <w:shd w:val="clear" w:color="auto" w:fill="FFE699"/>
          </w:tcPr>
          <w:p w14:paraId="1DAD8075" w14:textId="32534705" w:rsidR="0081274C" w:rsidRPr="0081274C" w:rsidRDefault="0081274C" w:rsidP="008127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highlight w:val="yellow"/>
              </w:rPr>
            </w:pPr>
            <w:r w:rsidRPr="0081274C">
              <w:rPr>
                <w:b/>
                <w:highlight w:val="yellow"/>
              </w:rPr>
              <w:t>7590</w:t>
            </w:r>
          </w:p>
        </w:tc>
      </w:tr>
    </w:tbl>
    <w:p w14:paraId="1584FBAC" w14:textId="77777777" w:rsidR="0081274C" w:rsidRDefault="0081274C" w:rsidP="0081274C">
      <w:pPr>
        <w:rPr>
          <w:highlight w:val="yellow"/>
        </w:rPr>
      </w:pPr>
    </w:p>
    <w:p w14:paraId="6B6F34A4" w14:textId="2443686C" w:rsidR="0081274C" w:rsidRDefault="0081274C" w:rsidP="0081274C">
      <w:pPr>
        <w:pStyle w:val="Heading1"/>
        <w:rPr>
          <w:highlight w:val="yellow"/>
        </w:rPr>
      </w:pPr>
      <w:bookmarkStart w:id="7" w:name="_Toc239897239"/>
      <w:r>
        <w:rPr>
          <w:highlight w:val="yellow"/>
        </w:rPr>
        <w:t>A picture, a chart and shapes</w:t>
      </w:r>
      <w:bookmarkEnd w:id="7"/>
    </w:p>
    <w:p w14:paraId="16173510" w14:textId="3566BABE" w:rsidR="0081274C" w:rsidRDefault="0081274C" w:rsidP="0081274C">
      <w:pPr>
        <w:rPr>
          <w:highlight w:val="yellow"/>
        </w:rPr>
      </w:pPr>
      <w:r>
        <w:rPr>
          <w:noProof/>
        </w:rPr>
        <w:drawing>
          <wp:inline distT="0" distB="0" distL="0" distR="0" wp14:anchorId="4116D414" wp14:editId="6C0BBFE2">
            <wp:extent cx="2286319" cy="1524213"/>
            <wp:effectExtent l="0" t="0" r="0" b="0"/>
            <wp:docPr id="11117821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82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9F77" w14:textId="415B968F" w:rsidR="0081274C" w:rsidRDefault="0081274C" w:rsidP="0081274C">
      <w:pPr>
        <w:pStyle w:val="Caption"/>
        <w:rPr>
          <w:highlight w:val="yellow"/>
        </w:rPr>
      </w:pPr>
      <w:r>
        <w:rPr>
          <w:highlight w:val="yellow"/>
        </w:rPr>
        <w:t>Figure 1: a picture made for this document</w:t>
      </w:r>
    </w:p>
    <w:p w14:paraId="673F9780" w14:textId="77777777" w:rsidR="0081274C" w:rsidRDefault="0081274C" w:rsidP="0081274C">
      <w:pPr>
        <w:rPr>
          <w:highlight w:val="yellow"/>
        </w:rPr>
      </w:pPr>
    </w:p>
    <w:p w14:paraId="64B9C23D" w14:textId="455D91A0" w:rsidR="0081274C" w:rsidRDefault="0081274C" w:rsidP="0081274C">
      <w:pPr>
        <w:rPr>
          <w:highlight w:val="yellow"/>
        </w:rPr>
      </w:pPr>
      <w:r>
        <w:rPr>
          <w:highlight w:val="yellow"/>
        </w:rPr>
        <w:t>The shapes below float beside this text: a gradient rectangle with words in it, an oval, an arrow, a star and a callout, and a text box.</w:t>
      </w:r>
    </w:p>
    <w:p w14:paraId="21A4D971" w14:textId="77777777" w:rsidR="0081274C" w:rsidRDefault="0081274C" w:rsidP="0081274C"/>
    <w:p w14:paraId="60C80563" w14:textId="77777777" w:rsidR="0081274C" w:rsidRDefault="0081274C" w:rsidP="0081274C"/>
    <w:p w14:paraId="7441ACE2" w14:textId="77777777" w:rsidR="0081274C" w:rsidRDefault="0081274C" w:rsidP="0081274C"/>
    <w:p w14:paraId="0788351F" w14:textId="77777777" w:rsidR="0081274C" w:rsidRDefault="0081274C" w:rsidP="0081274C"/>
    <w:p w14:paraId="07C3D765" w14:textId="77777777" w:rsidR="0081274C" w:rsidRDefault="0081274C" w:rsidP="0081274C"/>
    <w:p w14:paraId="2F9D9756" w14:textId="77777777" w:rsidR="0081274C" w:rsidRDefault="0081274C" w:rsidP="0081274C"/>
    <w:p w14:paraId="2569E072" w14:textId="77777777" w:rsidR="0081274C" w:rsidRDefault="0081274C" w:rsidP="0081274C"/>
    <w:p w14:paraId="0FD78EF6" w14:textId="77777777" w:rsidR="0081274C" w:rsidRDefault="0081274C" w:rsidP="0081274C"/>
    <w:p w14:paraId="69257359" w14:textId="77777777" w:rsidR="0081274C" w:rsidRDefault="0081274C" w:rsidP="0081274C">
      <w:pPr>
        <w:pStyle w:val="Heading1"/>
      </w:pPr>
      <w:bookmarkStart w:id="8" w:name="_Toc239897240"/>
      <w:r>
        <w:rPr>
          <w:highlight w:val="yellow"/>
        </w:rPr>
        <w:t>Notes, comments and changes</w:t>
      </w:r>
      <w:bookmarkEnd w:id="8"/>
    </w:p>
    <w:p w14:paraId="27E13B7B" w14:textId="3144CD6B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This sentence carries a footnote and this one an endnote. </w:t>
      </w:r>
      <w:commentRangeStart w:id="9"/>
      <w:r>
        <w:rPr>
          <w:highlight w:val="yellow"/>
        </w:rPr>
        <w:t>This phrase has a comment on it</w:t>
      </w:r>
      <w:commentRangeEnd w:id="9"/>
      <w:r>
        <w:rPr>
          <w:rStyle w:val="CommentReference"/>
          <w:sz w:val="24"/>
          <w:szCs w:val="24"/>
          <w:highlight w:val="yellow"/>
        </w:rPr>
        <w:commentReference w:id="9"/>
      </w:r>
      <w:r>
        <w:rPr>
          <w:highlight w:val="yellow"/>
        </w:rPr>
        <w:t xml:space="preserve">. </w:t>
      </w:r>
      <w:bookmarkStart w:id="10" w:name="Bookmarked"/>
      <w:r>
        <w:rPr>
          <w:highlight w:val="yellow"/>
        </w:rPr>
        <w:t>This phrase is bookmarked</w:t>
      </w:r>
      <w:bookmarkEnd w:id="10"/>
      <w:r>
        <w:rPr>
          <w:highlight w:val="yellow"/>
        </w:rPr>
        <w:t xml:space="preserve">, this word is a </w:t>
      </w:r>
      <w:hyperlink r:id="rId12" w:tooltip="Rutba Office" w:history="1">
        <w:r>
          <w:rPr>
            <w:rStyle w:val="Hyperlink"/>
            <w:highlight w:val="yellow"/>
          </w:rPr>
          <w:t>hyperlink</w:t>
        </w:r>
      </w:hyperlink>
      <w:r>
        <w:rPr>
          <w:rStyle w:val="EndnoteReference"/>
          <w:highlight w:val="yellow"/>
        </w:rPr>
        <w:endnoteReference w:id="1"/>
      </w:r>
      <w:r>
        <w:rPr>
          <w:rStyle w:val="FootnoteReference"/>
          <w:highlight w:val="yellow"/>
        </w:rPr>
        <w:footnoteReference w:id="1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3DA02A" wp14:editId="0DEF88F8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540000" cy="762000"/>
                <wp:effectExtent l="0" t="0" r="12700" b="19050"/>
                <wp:wrapTopAndBottom/>
                <wp:docPr id="7547110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102B0EB" w14:textId="236E2BDE" w:rsidR="0081274C" w:rsidRDefault="0081274C">
                            <w:r>
                              <w:t>A floating text box with its own border.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3DA02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76pt;margin-top:0;width:200pt;height:6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" filled="f" strokecolor="#c00000" strokeweight=".5pt">
                <v:fill o:detectmouseclick="t"/>
                <v:textbox>
                  <w:txbxContent>
                    <w:p w14:paraId="1102B0EB" w14:textId="236E2BDE" w:rsidR="0081274C" w:rsidRDefault="0081274C">
                      <w:r>
                        <w:t>A floating text box with its own border.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158473" wp14:editId="4982EF8F">
                <wp:simplePos x="0" y="0"/>
                <wp:positionH relativeFrom="column">
                  <wp:posOffset>-409575</wp:posOffset>
                </wp:positionH>
                <wp:positionV relativeFrom="paragraph">
                  <wp:posOffset>104775</wp:posOffset>
                </wp:positionV>
                <wp:extent cx="2032000" cy="762000"/>
                <wp:effectExtent l="0" t="0" r="25400" b="133350"/>
                <wp:wrapTopAndBottom/>
                <wp:docPr id="1031042800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762000"/>
                        </a:xfrm>
                        <a:prstGeom prst="wedgeRectCallout">
                          <a:avLst/>
                        </a:prstGeom>
                        <a:solidFill>
                          <a:srgbClr val="FFF2C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BBB93" w14:textId="19E3FBF7" w:rsidR="0081274C" w:rsidRDefault="0081274C" w:rsidP="0081274C">
                            <w:pPr>
                              <w:jc w:val="center"/>
                            </w:pPr>
                            <w:r>
                              <w:t>A callout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15847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6" o:spid="_x0000_s1027" type="#_x0000_t61" style="position:absolute;margin-left:-32.25pt;margin-top:8.25pt;width:160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" adj="6300,24300" fillcolor="#fff2cc" strokecolor="#030e13 [484]" strokeweight="1.5pt">
                <v:textbox>
                  <w:txbxContent>
                    <w:p w14:paraId="477BBB93" w14:textId="19E3FBF7" w:rsidR="0081274C" w:rsidRDefault="0081274C" w:rsidP="0081274C">
                      <w:pPr>
                        <w:jc w:val="center"/>
                      </w:pPr>
                      <w:r>
                        <w:t>A callout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8DEA80" wp14:editId="2055861E">
                <wp:simplePos x="0" y="0"/>
                <wp:positionH relativeFrom="column">
                  <wp:posOffset>4419600</wp:posOffset>
                </wp:positionH>
                <wp:positionV relativeFrom="paragraph">
                  <wp:posOffset>-4965700</wp:posOffset>
                </wp:positionV>
                <wp:extent cx="762000" cy="762000"/>
                <wp:effectExtent l="19050" t="38100" r="38100" b="38100"/>
                <wp:wrapTopAndBottom/>
                <wp:docPr id="1895950322" name="Star: 5 Point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62000"/>
                        </a:xfrm>
                        <a:prstGeom prst="star5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E416" id="Star: 5 Points 5" o:spid="_x0000_s1026" style="position:absolute;margin-left:348pt;margin-top:-391pt;width:60pt;height:6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" path="m1,291057r291059,2l381000,r89940,291059l761999,291057,526526,470940r89944,291058l381000,582112,145530,761998,235474,470940,1,291057xe" fillcolor="#ffc000" strokecolor="#030e13 [484]" strokeweight="1.5pt">
                <v:stroke joinstyle="miter"/>
                <v:path arrowok="t" o:connecttype="custom" o:connectlocs="1,291057;291060,291059;381000,0;470940,291059;761999,291057;526526,470940;616470,761998;381000,582112;145530,761998;235474,470940;1,291057" o:connectangles="0,0,0,0,0,0,0,0,0,0,0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912EC" wp14:editId="06B9AC36">
                <wp:simplePos x="0" y="0"/>
                <wp:positionH relativeFrom="column">
                  <wp:posOffset>3019425</wp:posOffset>
                </wp:positionH>
                <wp:positionV relativeFrom="paragraph">
                  <wp:posOffset>-4984750</wp:posOffset>
                </wp:positionV>
                <wp:extent cx="1143000" cy="508000"/>
                <wp:effectExtent l="0" t="19050" r="38100" b="44450"/>
                <wp:wrapTopAndBottom/>
                <wp:docPr id="80249493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08000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15362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237.75pt;margin-top:-392.5pt;width:90pt;height:4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" adj="16800" fillcolor="#70ad47" strokecolor="#030e13 [484]" strokeweight="1.5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16934D" wp14:editId="434AA9A7">
                <wp:simplePos x="0" y="0"/>
                <wp:positionH relativeFrom="column">
                  <wp:posOffset>1752600</wp:posOffset>
                </wp:positionH>
                <wp:positionV relativeFrom="paragraph">
                  <wp:posOffset>-5003800</wp:posOffset>
                </wp:positionV>
                <wp:extent cx="1016000" cy="762000"/>
                <wp:effectExtent l="0" t="0" r="12700" b="19050"/>
                <wp:wrapTopAndBottom/>
                <wp:docPr id="16259018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762000"/>
                        </a:xfrm>
                        <a:prstGeom prst="ellipse">
                          <a:avLst/>
                        </a:prstGeom>
                        <a:solidFill>
                          <a:srgbClr val="ED7D3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4DEC2" id="Oval 3" o:spid="_x0000_s1026" style="position:absolute;margin-left:138pt;margin-top:-394pt;width:80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" fillcolor="#ed7d31" strokecolor="#030e13 [484]" strokeweight="1.5pt">
                <v:stroke joinstyle="miter"/>
                <w10:wrap type="topAndBotto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16F03" wp14:editId="34B84C39">
                <wp:simplePos x="0" y="0"/>
                <wp:positionH relativeFrom="column">
                  <wp:posOffset>-409575</wp:posOffset>
                </wp:positionH>
                <wp:positionV relativeFrom="paragraph">
                  <wp:posOffset>-5003800</wp:posOffset>
                </wp:positionV>
                <wp:extent cx="1905000" cy="762000"/>
                <wp:effectExtent l="0" t="0" r="19050" b="19050"/>
                <wp:wrapTopAndBottom/>
                <wp:docPr id="17819920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9D13E" w14:textId="0C06B783" w:rsidR="0081274C" w:rsidRPr="0081274C" w:rsidRDefault="0081274C" w:rsidP="0081274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1274C">
                              <w:rPr>
                                <w:b/>
                              </w:rPr>
                              <w:t>Gradient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16F03" id="Rectangle 2" o:spid="_x0000_s1028" style="position:absolute;margin-left:-32.25pt;margin-top:-394pt;width:1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" fillcolor="#4472c4" strokecolor="#030e13 [484]" strokeweight="1.5pt">
                <v:fill rotate="t" focus="100%" type="gradient"/>
                <v:textbox>
                  <w:txbxContent>
                    <w:p w14:paraId="28D9D13E" w14:textId="0C06B783" w:rsidR="0081274C" w:rsidRPr="0081274C" w:rsidRDefault="0081274C" w:rsidP="0081274C">
                      <w:pPr>
                        <w:jc w:val="center"/>
                        <w:rPr>
                          <w:b/>
                        </w:rPr>
                      </w:pPr>
                      <w:r w:rsidRPr="0081274C">
                        <w:rPr>
                          <w:b/>
                        </w:rPr>
                        <w:t>Gradient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highlight w:val="yellow"/>
        </w:rPr>
        <w:t xml:space="preserve">, and the fields: today is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DATE \@ "d MMMM yyyy" \* MERGEFORMAT </w:instrText>
      </w:r>
      <w:r>
        <w:rPr>
          <w:highlight w:val="yellow"/>
        </w:rPr>
        <w:fldChar w:fldCharType="separate"/>
      </w:r>
      <w:r>
        <w:rPr>
          <w:noProof/>
          <w:highlight w:val="yellow"/>
        </w:rPr>
        <w:t>10 September 2026</w:t>
      </w:r>
      <w:r>
        <w:rPr>
          <w:highlight w:val="yellow"/>
        </w:rPr>
        <w:fldChar w:fldCharType="end"/>
      </w:r>
      <w:r>
        <w:rPr>
          <w:highlight w:val="yellow"/>
        </w:rPr>
        <w:t xml:space="preserve">, this is page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PAGE \* MERGEFORMAT </w:instrText>
      </w:r>
      <w:r>
        <w:rPr>
          <w:highlight w:val="yellow"/>
        </w:rPr>
        <w:fldChar w:fldCharType="separate"/>
      </w:r>
      <w:r>
        <w:rPr>
          <w:noProof/>
          <w:highlight w:val="yellow"/>
        </w:rPr>
        <w:t>3</w:t>
      </w:r>
      <w:r>
        <w:rPr>
          <w:highlight w:val="yellow"/>
        </w:rPr>
        <w:fldChar w:fldCharType="end"/>
      </w:r>
      <w:r>
        <w:rPr>
          <w:highlight w:val="yellow"/>
        </w:rPr>
        <w:t xml:space="preserve"> of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NUMPAGES \* MERGEFORMAT </w:instrText>
      </w:r>
      <w:r>
        <w:rPr>
          <w:highlight w:val="yellow"/>
        </w:rPr>
        <w:fldChar w:fldCharType="separate"/>
      </w:r>
      <w:r>
        <w:rPr>
          <w:noProof/>
          <w:highlight w:val="yellow"/>
        </w:rPr>
        <w:t>3</w:t>
      </w:r>
      <w:r>
        <w:rPr>
          <w:highlight w:val="yellow"/>
        </w:rPr>
        <w:fldChar w:fldCharType="end"/>
      </w:r>
      <w:r>
        <w:rPr>
          <w:highlight w:val="yellow"/>
        </w:rPr>
        <w:t>.</w:t>
      </w:r>
    </w:p>
    <w:p w14:paraId="27153A64" w14:textId="56011CAB" w:rsidR="0081274C" w:rsidRDefault="0081274C" w:rsidP="0081274C">
      <w:pPr>
        <w:rPr>
          <w:highlight w:val="yellow"/>
        </w:rPr>
      </w:pPr>
      <w:ins w:id="11" w:author="Ejaz Arain" w:date="2026-09-10T01:46:00Z" w16du:dateUtc="2026-09-09T20:46:00Z">
        <w:r>
          <w:rPr>
            <w:highlight w:val="yellow"/>
          </w:rPr>
          <w:t xml:space="preserve">This sentence was inserted with Track Changes on, </w:t>
        </w:r>
      </w:ins>
      <w:r>
        <w:rPr>
          <w:highlight w:val="yellow"/>
        </w:rPr>
        <w:t>and the next words were deleted the same way:</w:t>
      </w:r>
      <w:del w:id="12" w:author="Ejaz Arain" w:date="2026-09-10T01:46:00Z" w16du:dateUtc="2026-09-09T20:46:00Z">
        <w:r w:rsidDel="0081274C">
          <w:rPr>
            <w:highlight w:val="yellow"/>
          </w:rPr>
          <w:delText xml:space="preserve"> these words are gone</w:delText>
        </w:r>
      </w:del>
      <w:r>
        <w:rPr>
          <w:highlight w:val="yellow"/>
        </w:rPr>
        <w:t>.</w:t>
      </w:r>
    </w:p>
    <w:p w14:paraId="525FA938" w14:textId="03B5A7D6" w:rsidR="0081274C" w:rsidRDefault="0081274C" w:rsidP="0081274C">
      <w:pPr>
        <w:pStyle w:val="Heading1"/>
        <w:rPr>
          <w:highlight w:val="yellow"/>
        </w:rPr>
      </w:pPr>
      <w:bookmarkStart w:id="13" w:name="_Toc239897241"/>
      <w:r>
        <w:rPr>
          <w:highlight w:val="yellow"/>
        </w:rPr>
        <w:t>An equation</w:t>
      </w:r>
      <w:bookmarkEnd w:id="13"/>
    </w:p>
    <w:p w14:paraId="4064D04A" w14:textId="7234E9EE" w:rsidR="0081274C" w:rsidRPr="0081274C" w:rsidRDefault="0081274C" w:rsidP="0081274C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highlight w:val="yellow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highlight w:val="yellow"/>
                </w:rPr>
                <m:t>2a</m:t>
              </m:r>
            </m:den>
          </m:f>
        </m:oMath>
      </m:oMathPara>
    </w:p>
    <w:p w14:paraId="50D356BE" w14:textId="77777777" w:rsidR="0081274C" w:rsidRDefault="0081274C" w:rsidP="0081274C">
      <w:pPr>
        <w:rPr>
          <w:highlight w:val="yellow"/>
        </w:rPr>
        <w:sectPr w:rsidR="0081274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CE5D04" w14:textId="0A606EA8" w:rsidR="0081274C" w:rsidRDefault="0081274C" w:rsidP="0081274C">
      <w:pPr>
        <w:pStyle w:val="Heading1"/>
        <w:rPr>
          <w:highlight w:val="yellow"/>
        </w:rPr>
      </w:pPr>
      <w:bookmarkStart w:id="14" w:name="_Toc239897242"/>
      <w:r>
        <w:rPr>
          <w:highlight w:val="yellow"/>
        </w:rPr>
        <w:lastRenderedPageBreak/>
        <w:t>A landscape section in two columns</w:t>
      </w:r>
      <w:bookmarkEnd w:id="14"/>
    </w:p>
    <w:p w14:paraId="00A7640C" w14:textId="30B5DF27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1. Words enough to fill a column and flow into the next, so that the section's orientation and its two columns both show. </w:t>
      </w:r>
    </w:p>
    <w:p w14:paraId="182F5EE4" w14:textId="6C581982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2. Words enough to fill a column and flow into the next, so that the section's orientation and its two columns both show. </w:t>
      </w:r>
    </w:p>
    <w:p w14:paraId="06269341" w14:textId="10EBCA61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3. Words enough to fill a column and flow into the next, so that the section's orientation and its two columns both show. </w:t>
      </w:r>
    </w:p>
    <w:p w14:paraId="155D7FF2" w14:textId="3F0216F2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4. Words enough to fill a column and flow into the next, so that the section's orientation and its two columns both show. </w:t>
      </w:r>
    </w:p>
    <w:p w14:paraId="2FEC126C" w14:textId="0E8B763B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5. Words enough to fill a column and flow into the next, so that the section's orientation and its two columns both show. </w:t>
      </w:r>
    </w:p>
    <w:p w14:paraId="0F47CDE4" w14:textId="50B254E8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6. Words enough to fill a column and flow into the next, so that the section's orientation and its two columns both show. </w:t>
      </w:r>
    </w:p>
    <w:p w14:paraId="3CB4729E" w14:textId="77777777" w:rsidR="0081274C" w:rsidRPr="0081274C" w:rsidRDefault="0081274C" w:rsidP="0081274C">
      <w:pPr>
        <w:rPr>
          <w:highlight w:val="yellow"/>
        </w:rPr>
      </w:pPr>
    </w:p>
    <w:sectPr w:rsidR="0081274C" w:rsidRPr="0081274C" w:rsidSect="0081274C">
      <w:pgSz w:w="16838" w:h="11906" w:orient="landscape"/>
      <w:pgMar w:top="1440" w:right="1440" w:bottom="1440" w:left="1440" w:header="708" w:footer="708" w:gutter="0"/>
      <w:cols w:num="2"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Ejaz Arain" w:date="2026-09-10T01:46:00Z" w:initials="EA">
    <w:p w14:paraId="5E4178CE" w14:textId="5688AC52" w:rsidR="0081274C" w:rsidRDefault="0081274C">
      <w:pPr>
        <w:pStyle w:val="CommentText"/>
      </w:pPr>
      <w:r>
        <w:rPr>
          <w:rStyle w:val="CommentReference"/>
        </w:rPr>
        <w:annotationRef/>
      </w:r>
      <w:r>
        <w:t>A comment from the author, with the date Word stamps on it.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4178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1F97AB" w16cex:dateUtc="2026-09-09T2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4178CE" w16cid:durableId="2D1F97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A234" w14:textId="77777777" w:rsidR="00411B10" w:rsidRDefault="00411B10" w:rsidP="0081274C">
      <w:pPr>
        <w:spacing w:after="0" w:line="240" w:lineRule="auto"/>
      </w:pPr>
      <w:r>
        <w:separator/>
      </w:r>
    </w:p>
  </w:endnote>
  <w:endnote w:type="continuationSeparator" w:id="0">
    <w:p w14:paraId="5C79057F" w14:textId="77777777" w:rsidR="00411B10" w:rsidRDefault="00411B10" w:rsidP="0081274C">
      <w:pPr>
        <w:spacing w:after="0" w:line="240" w:lineRule="auto"/>
      </w:pPr>
      <w:r>
        <w:continuationSeparator/>
      </w:r>
    </w:p>
  </w:endnote>
  <w:endnote w:id="1">
    <w:p w14:paraId="2C7F82FE" w14:textId="08F527F1" w:rsidR="0081274C" w:rsidRDefault="0081274C">
      <w:pPr>
        <w:pStyle w:val="EndnoteText"/>
      </w:pPr>
      <w:r>
        <w:rPr>
          <w:rStyle w:val="EndnoteReference"/>
        </w:rPr>
        <w:endnoteRef/>
      </w:r>
      <w:r>
        <w:t xml:space="preserve"> The endnote text, at the end of the document.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37D5" w14:textId="77777777" w:rsidR="0081274C" w:rsidRDefault="0081274C" w:rsidP="00133E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BAB1326" w14:textId="77777777" w:rsidR="0081274C" w:rsidRDefault="0081274C" w:rsidP="008127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ACF6" w14:textId="45D23741" w:rsidR="0081274C" w:rsidRDefault="0081274C" w:rsidP="00133E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8F3469D" w14:textId="77777777" w:rsidR="0081274C" w:rsidRDefault="0081274C" w:rsidP="0081274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3D13" w14:textId="77777777" w:rsidR="0081274C" w:rsidRDefault="00812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8F3D" w14:textId="77777777" w:rsidR="00411B10" w:rsidRDefault="00411B10" w:rsidP="0081274C">
      <w:pPr>
        <w:spacing w:after="0" w:line="240" w:lineRule="auto"/>
      </w:pPr>
      <w:r>
        <w:separator/>
      </w:r>
    </w:p>
  </w:footnote>
  <w:footnote w:type="continuationSeparator" w:id="0">
    <w:p w14:paraId="6C10A955" w14:textId="77777777" w:rsidR="00411B10" w:rsidRDefault="00411B10" w:rsidP="0081274C">
      <w:pPr>
        <w:spacing w:after="0" w:line="240" w:lineRule="auto"/>
      </w:pPr>
      <w:r>
        <w:continuationSeparator/>
      </w:r>
    </w:p>
  </w:footnote>
  <w:footnote w:id="1">
    <w:p w14:paraId="76FDBF9B" w14:textId="7B0786D6" w:rsidR="0081274C" w:rsidRDefault="0081274C">
      <w:pPr>
        <w:pStyle w:val="FootnoteText"/>
      </w:pPr>
      <w:r>
        <w:rPr>
          <w:rStyle w:val="FootnoteReference"/>
        </w:rPr>
        <w:footnoteRef/>
      </w:r>
      <w:r>
        <w:t xml:space="preserve"> The footnote text, at the foot of the page.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0B92" w14:textId="77777777" w:rsidR="0081274C" w:rsidRDefault="008127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C9CB" w14:textId="2C9E82F2" w:rsidR="0081274C" w:rsidRDefault="0081274C">
    <w:pPr>
      <w:pStyle w:val="Header"/>
    </w:pPr>
    <w:r>
      <w:rPr>
        <w:noProof/>
      </w:rPr>
      <w:pict w14:anchorId="581238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in;height:3in;rotation:315;z-index:251658240;mso-position-horizontal:center;mso-position-horizontal-relative:page;mso-position-vertical:center;mso-position-vertical-relative:page" fillcolor="silver" stroked="f">
          <v:fill opacity=".5"/>
          <v:stroke r:id="rId1" o:title=""/>
          <v:shadow color="#868686"/>
          <v:textpath style="font-family:&quot;Calibri&quot;;font-size:1pt;v-text-kern:t" trim="t" fitpath="t" string="DRAFT"/>
          <o:lock v:ext="edit" aspectratio="t"/>
          <w10:wrap anchorx="page" anchory="page"/>
        </v:shape>
      </w:pict>
    </w:r>
    <w:r>
      <w:t>Rutba Office showcase —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D485" w14:textId="77777777" w:rsidR="0081274C" w:rsidRDefault="008127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720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1E6012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37F4834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775980925">
    <w:abstractNumId w:val="1"/>
  </w:num>
  <w:num w:numId="2" w16cid:durableId="1187985236">
    <w:abstractNumId w:val="2"/>
  </w:num>
  <w:num w:numId="3" w16cid:durableId="9152827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jaz Arain">
    <w15:presenceInfo w15:providerId="AD" w15:userId="S::ejaz@zeptosystems.com::90db972d-993a-4749-869e-cd0e868257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4C"/>
    <w:rsid w:val="00411B10"/>
    <w:rsid w:val="0081274C"/>
    <w:rsid w:val="00F9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31021"/>
  <w15:chartTrackingRefBased/>
  <w15:docId w15:val="{93A7BC53-D050-4B01-B231-EDCCC517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4C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127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127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74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74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1274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1274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7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1274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127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27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27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7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74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2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74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1274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12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74C"/>
  </w:style>
  <w:style w:type="paragraph" w:styleId="Footer">
    <w:name w:val="footer"/>
    <w:basedOn w:val="Normal"/>
    <w:link w:val="FooterChar"/>
    <w:uiPriority w:val="99"/>
    <w:unhideWhenUsed/>
    <w:rsid w:val="00812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74C"/>
  </w:style>
  <w:style w:type="character" w:styleId="PageNumber">
    <w:name w:val="page number"/>
    <w:basedOn w:val="DefaultParagraphFont"/>
    <w:uiPriority w:val="99"/>
    <w:semiHidden/>
    <w:unhideWhenUsed/>
    <w:rsid w:val="0081274C"/>
  </w:style>
  <w:style w:type="paragraph" w:styleId="TOC1">
    <w:name w:val="toc 1"/>
    <w:basedOn w:val="Normal"/>
    <w:next w:val="Normal"/>
    <w:autoRedefine/>
    <w:uiPriority w:val="39"/>
    <w:unhideWhenUsed/>
    <w:rsid w:val="008127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27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office.rutba.io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1957</Characters>
  <Application>Microsoft Office Word</Application>
  <DocSecurity>0</DocSecurity>
  <Lines>88</Lines>
  <Paragraphs>54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Arain</dc:creator>
  <cp:keywords/>
  <dc:description/>
  <cp:lastModifiedBy/>
  <cp:revision>1</cp:revision>
  <dcterms:created xsi:type="dcterms:W3CDTF">2026-09-09T20:46:00Z</dcterms:created>
</cp:coreProperties>
</file>